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Audit and feedback to improve hand hygiene among nurses: a randomised controlled trial</w:t>
      </w:r>
    </w:p>
    <w:p>
      <w:r>
        <w:t>Priya Sharma1*, Rahul Verma2</w:t>
      </w:r>
    </w:p>
    <w:p>
      <w:r>
        <w:t>1 Department of Microbiology, Lakeview Medical College, Pune, India. 2 School of Nursing, Lakeview University, Pune, India.</w:t>
      </w:r>
    </w:p>
    <w:p>
      <w:r>
        <w:t>*Corresponding author: priya.sharma@lakeview.edu.in; ORCID 0000-0002-1825-0097</w:t>
      </w:r>
    </w:p>
    <w:p>
      <w:pPr>
        <w:pStyle w:val="Heading1"/>
      </w:pPr>
      <w:r>
        <w:t>Abstract</w:t>
      </w:r>
    </w:p>
    <w:p>
      <w:r>
        <w:t>Background: Hand hygiene reduces hospital infections. Methods: In this randomised controlled trial, 160 nurses were allocated to feedback or usual training for 12 weeks. Results: Compliance rose by 18% with feedback. Conclusion: Feedback improves hand hygiene.</w:t>
      </w:r>
    </w:p>
    <w:p>
      <w:pPr>
        <w:pStyle w:val="Heading1"/>
      </w:pPr>
      <w:r>
        <w:t>Keywords</w:t>
      </w:r>
    </w:p>
    <w:p>
      <w:r>
        <w:t>hand hygiene; nurses; infection control; randomised controlled trial</w:t>
      </w:r>
    </w:p>
    <w:p>
      <w:pPr>
        <w:pStyle w:val="Heading1"/>
      </w:pPr>
      <w:r>
        <w:t>Introduction</w:t>
      </w:r>
    </w:p>
    <w:p>
      <w:r>
        <w:t>Hospital infections are common in India [1]. Hand hygiene is the simplest prevention [2,3].</w:t>
      </w:r>
    </w:p>
    <w:p>
      <w:pPr>
        <w:pStyle w:val="Heading1"/>
      </w:pPr>
      <w:r>
        <w:t>Methods</w:t>
      </w:r>
    </w:p>
    <w:p>
      <w:r>
        <w:t>This randomised controlled trial was conducted between January 2024 and June 2024 at Lakeview Medical College and is reported according to CONSORT. It was registered with the Clinical Trials Registry of India (CTRI/2023/11/059876).</w:t>
      </w:r>
    </w:p>
    <w:p>
      <w:r>
        <w:t>A total of 160 nurses (n = 160) took part. Inclusion criteria were permanent ward staff; exclusion criteria were planned leave during the study.</w:t>
      </w:r>
    </w:p>
    <w:p>
      <w:r>
        <w:t>The study was approved by the Institutional Ethics Committee (approval no. IEC/2023/187, dated 6 December 2023). Written informed consent was obtained from all participants.</w:t>
      </w:r>
    </w:p>
    <w:p>
      <w:pPr>
        <w:pStyle w:val="Heading1"/>
      </w:pPr>
      <w:r>
        <w:t>Results</w:t>
      </w:r>
    </w:p>
    <w:p>
      <w:commentRangeStart w:id="0"/>
      <w:r>
        <w:t>Groups were similar at baseline (Table 1). Compliance rose more with feedback (Figure 1).</w:t>
      </w:r>
      <w:commentRangeEnd w:id="0"/>
      <w:r>
        <w:rPr>
          <w:rStyle w:val="CommentReference"/>
        </w:rPr>
        <w:commentReference w:id="0"/>
      </w:r>
      <w:ins w:id="101" w:author="Rahul Verma" w:date="2026-09-01T10:00:00Z">
        <w:r>
          <w:t xml:space="preserve"> Adherence was high.</w:t>
        </w:r>
      </w:ins>
    </w:p>
    <w:p>
      <w:pPr>
        <w:pStyle w:val="Heading1"/>
      </w:pPr>
      <w:r>
        <w:t>Discussion</w:t>
      </w:r>
    </w:p>
    <w:p>
      <w:r>
        <w:t>In our previous study, we found similar gains in intensive care [4]. Feedback was well accepted [5].</w:t>
      </w:r>
    </w:p>
    <w:p>
      <w:pPr>
        <w:pStyle w:val="Heading1"/>
      </w:pPr>
      <w:r>
        <w:t>Acknowledgements</w:t>
      </w:r>
    </w:p>
    <w:p>
      <w:r>
        <w:t>We thank Dr. Anil Mehta for help with data collection.</w:t>
      </w:r>
    </w:p>
    <w:p>
      <w:pPr>
        <w:pStyle w:val="Heading1"/>
      </w:pPr>
      <w:r>
        <w:t>Funding</w:t>
      </w:r>
    </w:p>
    <w:p>
      <w:r>
        <w:t>This study received no specific funding.</w:t>
      </w:r>
    </w:p>
    <w:p>
      <w:pPr>
        <w:pStyle w:val="Heading1"/>
      </w:pPr>
      <w:r>
        <w:t>Conflicts of interest</w:t>
      </w:r>
    </w:p>
    <w:p>
      <w:r>
        <w:t>The authors declare no conflicts of interest.</w:t>
      </w:r>
    </w:p>
    <w:p>
      <w:pPr>
        <w:pStyle w:val="Heading1"/>
      </w:pPr>
      <w:r>
        <w:t>Author contributions</w:t>
      </w:r>
    </w:p>
    <w:p>
      <w:r>
        <w:t>Priya Sharma: conceptualisation, writing. Rahul Verma: data collection, analysis.</w:t>
      </w:r>
    </w:p>
    <w:p>
      <w:pPr>
        <w:pStyle w:val="Heading1"/>
      </w:pPr>
      <w:r>
        <w:t>Data availability statement</w:t>
      </w:r>
    </w:p>
    <w:p>
      <w:r>
        <w:t>Data are available from the corresponding author (priya.sharma@lakeview.edu.in) on reasonable request.</w:t>
      </w:r>
    </w:p>
    <w:p>
      <w:r>
        <w:t>Figure 1. Hand hygiene compliance by group.</w:t>
      </w:r>
    </w:p>
    <w:p>
      <w:r>
        <w:t>Table 1. Baseline characteristics.</w:t>
      </w:r>
    </w:p>
    <w:p>
      <w:pPr>
        <w:pStyle w:val="Heading1"/>
      </w:pPr>
      <w:r>
        <w:t>References</w:t>
      </w:r>
    </w:p>
    <w:p>
      <w:r>
        <w:t>1. Author1 A, Writer B. Example study 1. J Example Med. 2021;1:1-9.</w:t>
      </w:r>
    </w:p>
    <w:p>
      <w:r>
        <w:t>2. Author2 A, Writer B. Example study 2. J Example Med. 2022;2:1-9.</w:t>
      </w:r>
    </w:p>
    <w:p>
      <w:r>
        <w:t>3. Author3 A, Writer B. Example study 3. J Example Med. 2023;3:1-9.</w:t>
      </w:r>
    </w:p>
    <w:p>
      <w:r>
        <w:t>4. Author4 A, Writer B. Example study 4. J Example Med. 2024;4:1-9.</w:t>
      </w:r>
    </w:p>
    <w:p>
      <w:r>
        <w:t>5. Author5 A, Writer B. Example study 5. J Example Med. 2020;5:1-9.</w:t>
      </w:r>
    </w:p>
    <w:tbl>
      <w:tblPr>
        <w:tblW w:type="auto" w:w="0"/>
        <w:tblLook w:firstColumn="1" w:firstRow="1" w:lastColumn="0" w:lastRow="0" w:noHBand="0" w:noVBand="1" w:val="04A0"/>
      </w:tblPr>
      <w:tblGrid>
        <w:gridCol w:w="4320"/>
        <w:gridCol w:w="4320"/>
      </w:tblGrid>
      <w:tr>
        <w:tc>
          <w:tcPr>
            <w:tcW w:type="dxa" w:w="4320"/>
          </w:tcPr>
          <w:p>
            <w:r>
              <w:t>Variable</w:t>
            </w:r>
          </w:p>
        </w:tc>
        <w:tc>
          <w:tcPr>
            <w:tcW w:type="dxa" w:w="4320"/>
          </w:tcPr>
          <w:p/>
        </w:tc>
      </w:tr>
      <w:tr>
        <w:tc>
          <w:tcPr>
            <w:tcW w:type="dxa" w:w="4320"/>
          </w:tcPr>
          <w:p/>
        </w:tc>
        <w:tc>
          <w:tcPr>
            <w:tcW w:type="dxa" w:w="4320"/>
          </w:tcP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Priya Sharma" w:initials="PS" w:date="2026-10-30T10:26:01Z">
    <w:p>
      <w:pPr>
        <w:pStyle w:val="CommentText"/>
      </w:pPr>
      <w:r>
        <w:rPr>
          <w:rStyle w:val="CommentReference"/>
        </w:rPr>
        <w:annotationRef/>
      </w:r>
      <w:r>
        <w:t>Check these numbers again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Priya Sharma et al. | Lakeview Medical College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Sharma</dc:creator>
  <cp:keywords/>
  <dc:description>generated by python-docx</dc:description>
  <cp:lastModifiedBy>Rahul Verma</cp:lastModifiedBy>
  <cp:revision>1</cp:revision>
  <dcterms:created xsi:type="dcterms:W3CDTF">2013-12-23T23:15:00Z</dcterms:created>
  <dcterms:modified xsi:type="dcterms:W3CDTF">2013-12-23T23:15:00Z</dcterms:modified>
  <cp:category/>
</cp:coreProperties>
</file>